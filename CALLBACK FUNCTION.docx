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64D75" w14:textId="77777777" w:rsidR="004836DF" w:rsidRDefault="004836DF" w:rsidP="008D7882">
      <w:pPr>
        <w:jc w:val="distribute"/>
        <w:rPr>
          <w:rFonts w:ascii="Times New Roman" w:hAnsi="Times New Roman" w:cs="Times New Roman"/>
        </w:rPr>
      </w:pPr>
    </w:p>
    <w:p w14:paraId="087C717F" w14:textId="77777777" w:rsidR="008D7882" w:rsidRDefault="008D7882" w:rsidP="008D7882">
      <w:pPr>
        <w:jc w:val="distribute"/>
        <w:rPr>
          <w:rFonts w:ascii="Times New Roman" w:hAnsi="Times New Roman" w:cs="Times New Roman"/>
        </w:rPr>
      </w:pPr>
    </w:p>
    <w:p w14:paraId="0155DA51" w14:textId="77777777" w:rsidR="008D7882" w:rsidRDefault="008D7882" w:rsidP="008D7882">
      <w:pPr>
        <w:jc w:val="distribute"/>
        <w:rPr>
          <w:rFonts w:ascii="Times New Roman" w:hAnsi="Times New Roman" w:cs="Times New Roman"/>
        </w:rPr>
      </w:pPr>
    </w:p>
    <w:p w14:paraId="38CEC685" w14:textId="2299B12F" w:rsidR="008D7882" w:rsidRDefault="008D7882" w:rsidP="008D788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CALLBACK FUNCTION</w:t>
      </w:r>
    </w:p>
    <w:p w14:paraId="7D2F13A4" w14:textId="77777777" w:rsidR="008D7882" w:rsidRDefault="008D78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6B46BD6" w14:textId="77DAA927" w:rsidR="008D7882" w:rsidRDefault="008D7882" w:rsidP="008D78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There are three types of callback function</w:t>
      </w:r>
    </w:p>
    <w:p w14:paraId="59CB4179" w14:textId="1BB50608" w:rsidR="008D7882" w:rsidRDefault="008D7882" w:rsidP="008D78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Tensorboard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callback </w:t>
      </w:r>
    </w:p>
    <w:p w14:paraId="6242E999" w14:textId="26EE372A" w:rsidR="008D7882" w:rsidRDefault="008D7882" w:rsidP="008D78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Early stopping </w:t>
      </w:r>
    </w:p>
    <w:p w14:paraId="40D3D481" w14:textId="3B371B02" w:rsidR="008D7882" w:rsidRDefault="008D7882" w:rsidP="008D78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Model checkpoint callback function</w:t>
      </w:r>
    </w:p>
    <w:p w14:paraId="33DA97B2" w14:textId="7D7596C3" w:rsidR="008D7882" w:rsidRDefault="008D7882" w:rsidP="008D78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These will fit on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will used as parameter</w:t>
      </w:r>
    </w:p>
    <w:p w14:paraId="7A282484" w14:textId="46EE841D" w:rsidR="008D7882" w:rsidRDefault="008D7882" w:rsidP="008D788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Tensorboard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callback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provdes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which provides interactive interaction </w:t>
      </w:r>
    </w:p>
    <w:p w14:paraId="43A5355B" w14:textId="1F22B0CF" w:rsidR="008D7882" w:rsidDel="008D7882" w:rsidRDefault="00CE0BD2" w:rsidP="008D7882">
      <w:pPr>
        <w:jc w:val="both"/>
        <w:rPr>
          <w:del w:id="0" w:author="Dibyendu Chowdhury" w:date="2024-03-14T22:08:00Z"/>
          <w:rFonts w:ascii="Times New Roman" w:hAnsi="Times New Roman" w:cs="Times New Roman"/>
          <w:sz w:val="24"/>
          <w:szCs w:val="24"/>
        </w:rPr>
      </w:pPr>
      <w:r w:rsidRPr="00CE0B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E5BF4E" wp14:editId="2516D6A7">
            <wp:extent cx="5943600" cy="1803400"/>
            <wp:effectExtent l="0" t="0" r="0" b="0"/>
            <wp:docPr id="141547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776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882" w:rsidRPr="008D78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54F212" wp14:editId="155E45E9">
            <wp:extent cx="5943600" cy="1144270"/>
            <wp:effectExtent l="0" t="0" r="0" b="0"/>
            <wp:docPr id="50650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073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5B8F" w14:textId="77777777" w:rsidR="008D7882" w:rsidRDefault="008D7882" w:rsidP="008D7882">
      <w:pPr>
        <w:jc w:val="both"/>
        <w:rPr>
          <w:ins w:id="1" w:author="Dibyendu Chowdhury" w:date="2024-03-14T22:08:00Z"/>
          <w:rFonts w:ascii="Times New Roman" w:hAnsi="Times New Roman" w:cs="Times New Roman"/>
          <w:sz w:val="24"/>
          <w:szCs w:val="24"/>
        </w:rPr>
      </w:pPr>
    </w:p>
    <w:p w14:paraId="69FA7095" w14:textId="6E02C694" w:rsidR="008D7882" w:rsidRDefault="008D7882" w:rsidP="008D7882">
      <w:pPr>
        <w:jc w:val="center"/>
        <w:rPr>
          <w:ins w:id="2" w:author="Dibyendu Chowdhury" w:date="2024-03-14T22:08:00Z"/>
          <w:rFonts w:ascii="Times New Roman" w:hAnsi="Times New Roman" w:cs="Times New Roman"/>
          <w:sz w:val="24"/>
          <w:szCs w:val="24"/>
        </w:rPr>
      </w:pPr>
      <w:ins w:id="3" w:author="Dibyendu Chowdhury" w:date="2024-03-14T22:08:00Z">
        <w:r>
          <w:rPr>
            <w:rFonts w:ascii="Times New Roman" w:hAnsi="Times New Roman" w:cs="Times New Roman"/>
            <w:sz w:val="24"/>
            <w:szCs w:val="24"/>
          </w:rPr>
          <w:t>Code snippets</w:t>
        </w:r>
      </w:ins>
    </w:p>
    <w:p w14:paraId="327527CF" w14:textId="1BCFFB6C" w:rsidR="008D7882" w:rsidRDefault="00CE0BD2" w:rsidP="008D7882">
      <w:pPr>
        <w:jc w:val="both"/>
        <w:rPr>
          <w:rFonts w:ascii="Times New Roman" w:hAnsi="Times New Roman" w:cs="Times New Roman"/>
          <w:sz w:val="24"/>
          <w:szCs w:val="24"/>
        </w:rPr>
      </w:pPr>
      <w:r w:rsidRPr="00CE0B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ED1AEE" wp14:editId="5EAD27FD">
            <wp:extent cx="5943600" cy="1286510"/>
            <wp:effectExtent l="0" t="0" r="0" b="0"/>
            <wp:docPr id="63338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869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6892" w14:textId="77777777" w:rsidR="00CE0BD2" w:rsidRDefault="00CE0BD2" w:rsidP="008D78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00B2C0" w14:textId="2862BDCE" w:rsidR="00CE0BD2" w:rsidRDefault="00CE0BD2" w:rsidP="008D7882">
      <w:pPr>
        <w:jc w:val="both"/>
        <w:rPr>
          <w:rFonts w:ascii="Times New Roman" w:hAnsi="Times New Roman" w:cs="Times New Roman"/>
          <w:sz w:val="24"/>
          <w:szCs w:val="24"/>
        </w:rPr>
      </w:pPr>
      <w:r w:rsidRPr="00CE0BD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1849B2" wp14:editId="7A2845C9">
            <wp:extent cx="5943600" cy="1988820"/>
            <wp:effectExtent l="0" t="0" r="0" b="0"/>
            <wp:docPr id="179747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777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7361" w14:textId="77777777" w:rsidR="00CE0BD2" w:rsidRDefault="00CE0BD2" w:rsidP="008D78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CACDB2" w14:textId="77777777" w:rsidR="00CE0BD2" w:rsidRPr="008D7882" w:rsidRDefault="00CE0BD2" w:rsidP="008D7882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CE0BD2" w:rsidRPr="008D78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ibyendu Chowdhury">
    <w15:presenceInfo w15:providerId="Windows Live" w15:userId="3bc37d91fc482db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D7882"/>
    <w:rsid w:val="004836DF"/>
    <w:rsid w:val="008D7882"/>
    <w:rsid w:val="009D027B"/>
    <w:rsid w:val="00CE0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3EE929"/>
  <w15:chartTrackingRefBased/>
  <w15:docId w15:val="{38B7F309-D1C8-4DF0-B5A3-E4A858136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8D788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43</Words>
  <Characters>265</Characters>
  <Application>Microsoft Office Word</Application>
  <DocSecurity>0</DocSecurity>
  <Lines>20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Dibyendu Chowdhury</dc:creator>
  <cp:keywords/>
  <dc:description/>
  <cp:lastModifiedBy>Dibyendu Chowdhury</cp:lastModifiedBy>
  <cp:revision>1</cp:revision>
  <dcterms:created xsi:type="dcterms:W3CDTF">2024-03-14T16:30:00Z</dcterms:created>
  <dcterms:modified xsi:type="dcterms:W3CDTF">2024-03-14T16:43:00Z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e68ea05c-3379-4f40-ac5a-8d3e0d9894ec</vt:lpwstr>
  </property>
</Properties>
</file>